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-781050</wp:posOffset>
            </wp:positionH>
            <wp:positionV relativeFrom="paragraph">
              <wp:posOffset>13970</wp:posOffset>
            </wp:positionV>
            <wp:extent cx="7360920" cy="59442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7251" t="5743" r="17379" b="9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92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Layer 1 (Physical layer): Twisted pair, Wi-Fi in 2.4Ghz or 5Ghz</w:t>
      </w:r>
    </w:p>
    <w:p>
      <w:pPr>
        <w:pStyle w:val="BodyText"/>
        <w:pBdr/>
        <w:bidi w:val="0"/>
        <w:ind w:hanging="0" w:start="0" w:end="0"/>
        <w:jc w:val="start"/>
        <w:rPr/>
      </w:pPr>
      <w:r>
        <w:rPr/>
        <w:t>Layer 2 (Link layer): Ethernet, 802.11a/b/…</w:t>
      </w:r>
    </w:p>
    <w:p>
      <w:pPr>
        <w:pStyle w:val="BodyText"/>
        <w:pBdr/>
        <w:bidi w:val="0"/>
        <w:ind w:hanging="0" w:start="0" w:end="0"/>
        <w:jc w:val="start"/>
        <w:rPr/>
      </w:pPr>
      <w:r>
        <w:rPr/>
        <w:t>Layer 2.5 (Forwarding plane): MPLS</w:t>
      </w:r>
    </w:p>
    <w:p>
      <w:pPr>
        <w:pStyle w:val="BodyText"/>
        <w:pBdr/>
        <w:bidi w:val="0"/>
        <w:ind w:hanging="0" w:start="0" w:end="0"/>
        <w:jc w:val="start"/>
        <w:rPr/>
      </w:pPr>
      <w:r>
        <w:rPr/>
        <w:t>Layer 3 (Network): IPv4, IPv6</w:t>
      </w:r>
    </w:p>
    <w:p>
      <w:pPr>
        <w:pStyle w:val="BodyText"/>
        <w:pBdr/>
        <w:bidi w:val="0"/>
        <w:ind w:hanging="0" w:start="0" w:end="0"/>
        <w:jc w:val="start"/>
        <w:rPr/>
      </w:pPr>
      <w:r>
        <w:rPr/>
        <w:t>Layer 3+ (Routing protocols): BGP, OSPF, IS-IS</w:t>
      </w:r>
    </w:p>
    <w:p>
      <w:pPr>
        <w:pStyle w:val="BodyText"/>
        <w:pBdr/>
        <w:bidi w:val="0"/>
        <w:ind w:hanging="0" w:start="0" w:end="0"/>
        <w:jc w:val="start"/>
        <w:rPr/>
      </w:pPr>
      <w:r>
        <w:rPr/>
        <w:t>Layer 3.5 (Tunnel): GRE, LISP, IPsec</w:t>
      </w:r>
    </w:p>
    <w:p>
      <w:pPr>
        <w:pStyle w:val="BodyText"/>
        <w:pBdr/>
        <w:bidi w:val="0"/>
        <w:ind w:hanging="0" w:start="0" w:end="0"/>
        <w:jc w:val="start"/>
        <w:rPr/>
      </w:pPr>
      <w:r>
        <w:rPr/>
        <w:t>Layer 4 (Transport): UDP, TCP, QUIC</w:t>
      </w:r>
    </w:p>
    <w:p>
      <w:pPr>
        <w:pStyle w:val="BodyText"/>
        <w:pBdr/>
        <w:bidi w:val="0"/>
        <w:ind w:hanging="0" w:start="0" w:end="0"/>
        <w:jc w:val="start"/>
        <w:rPr/>
      </w:pPr>
      <w:r>
        <w:rPr/>
        <w:t>Layer 5 (Application): FTP, HTTP(s), SMTP, IMAP, POP, …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=====================================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tbl>
      <w:tblPr>
        <w:tblW w:w="9638" w:type="dxa"/>
        <w:jc w:val="center"/>
        <w:tblInd w:w="0" w:type="dxa"/>
        <w:tblLayout w:type="fixed"/>
        <w:tblCellMar>
          <w:top w:w="30" w:type="dxa"/>
          <w:start w:w="30" w:type="dxa"/>
          <w:bottom w:w="30" w:type="dxa"/>
          <w:end w:w="30" w:type="dxa"/>
        </w:tblCellMar>
      </w:tblPr>
      <w:tblGrid>
        <w:gridCol w:w="2009"/>
        <w:gridCol w:w="264"/>
        <w:gridCol w:w="1015"/>
        <w:gridCol w:w="6350"/>
      </w:tblGrid>
      <w:tr>
        <w:trPr/>
        <w:tc>
          <w:tcPr>
            <w:tcW w:w="2009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shd w:fill="000099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>
                <w:rStyle w:val="Strong"/>
                <w:color w:val="FFFFFF"/>
              </w:rPr>
              <w:t>LAYER</w:t>
            </w:r>
          </w:p>
        </w:tc>
        <w:tc>
          <w:tcPr>
            <w:tcW w:w="1279" w:type="dxa"/>
            <w:gridSpan w:val="2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shd w:fill="000099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>
                <w:rStyle w:val="Strong"/>
                <w:color w:val="FFFFFF"/>
              </w:rPr>
              <w:t>EXAMPLE</w:t>
            </w:r>
          </w:p>
        </w:tc>
        <w:tc>
          <w:tcPr>
            <w:tcW w:w="6350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shd w:fill="000099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>
                <w:rStyle w:val="Strong"/>
                <w:color w:val="FFFFFF"/>
              </w:rPr>
              <w:t>FUNCTION/ACTIVITY</w:t>
            </w:r>
          </w:p>
        </w:tc>
      </w:tr>
      <w:tr>
        <w:trPr/>
        <w:tc>
          <w:tcPr>
            <w:tcW w:w="2009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shd w:fill="000000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>
                <w:rStyle w:val="Strong"/>
                <w:color w:val="FF0000"/>
              </w:rPr>
              <w:t>APPLICATION </w:t>
            </w:r>
          </w:p>
        </w:tc>
        <w:tc>
          <w:tcPr>
            <w:tcW w:w="1279" w:type="dxa"/>
            <w:gridSpan w:val="2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hyperlink r:id="rId3">
              <w:r>
                <w:rPr>
                  <w:rStyle w:val="Hyperlink"/>
                  <w:b/>
                  <w:b/>
                  <w:bCs/>
                </w:rPr>
                <w:t>Web</w:t>
                <w:br/>
                <w:t>Browser</w:t>
              </w:r>
            </w:hyperlink>
          </w:p>
        </w:tc>
        <w:tc>
          <w:tcPr>
            <w:tcW w:w="6350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pBdr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A </w:t>
            </w:r>
            <w:hyperlink r:id="rId4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5">
              <w:r>
                <w:rPr>
                  <w:rStyle w:val="Hyperlink"/>
                </w:rPr>
                <w:t>browser</w:t>
              </w:r>
            </w:hyperlink>
            <w:r>
              <w:rPr/>
              <w:t> such as </w:t>
            </w:r>
            <w:hyperlink r:id="rId6">
              <w:r>
                <w:rPr>
                  <w:rStyle w:val="Hyperlink"/>
                </w:rPr>
                <w:t>Internet Explorer</w:t>
              </w:r>
            </w:hyperlink>
            <w:r>
              <w:rPr/>
              <w:t> or </w:t>
            </w:r>
            <w:hyperlink r:id="rId7">
              <w:r>
                <w:rPr>
                  <w:rStyle w:val="Hyperlink"/>
                </w:rPr>
                <w:t>Netscape</w:t>
              </w:r>
            </w:hyperlink>
            <w:r>
              <w:rPr/>
              <w:t> provides the means for your </w:t>
            </w:r>
            <w:hyperlink r:id="rId8">
              <w:r>
                <w:rPr>
                  <w:rStyle w:val="Hyperlink"/>
                </w:rPr>
                <w:t>computer</w:t>
              </w:r>
            </w:hyperlink>
            <w:r>
              <w:rPr/>
              <w:t> to contact a </w:t>
            </w:r>
            <w:hyperlink r:id="rId9">
              <w:r>
                <w:rPr>
                  <w:rStyle w:val="Hyperlink"/>
                </w:rPr>
                <w:t>web</w:t>
              </w:r>
            </w:hyperlink>
            <w:hyperlink r:id="rId10">
              <w:r>
                <w:rPr>
                  <w:rStyle w:val="Hyperlink"/>
                </w:rPr>
                <w:t> server</w:t>
              </w:r>
            </w:hyperlink>
            <w:r>
              <w:rPr/>
              <w:t> and download several files that go together to produce a single </w:t>
            </w:r>
            <w:hyperlink r:id="rId11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12">
              <w:r>
                <w:rPr>
                  <w:rStyle w:val="Hyperlink"/>
                </w:rPr>
                <w:t>page</w:t>
              </w:r>
            </w:hyperlink>
            <w:r>
              <w:rPr/>
              <w:t>.</w:t>
            </w:r>
          </w:p>
          <w:p>
            <w:pPr>
              <w:pStyle w:val="TableContents"/>
              <w:pBdr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You can request a </w:t>
            </w:r>
            <w:hyperlink r:id="rId13">
              <w:r>
                <w:rPr>
                  <w:rStyle w:val="Hyperlink"/>
                </w:rPr>
                <w:t>web page</w:t>
              </w:r>
            </w:hyperlink>
            <w:r>
              <w:rPr/>
              <w:t> by typing in a </w:t>
            </w:r>
            <w:hyperlink r:id="rId14">
              <w:r>
                <w:rPr>
                  <w:rStyle w:val="Hyperlink"/>
                </w:rPr>
                <w:t>web address</w:t>
              </w:r>
            </w:hyperlink>
            <w:r>
              <w:rPr/>
              <w:t> (a </w:t>
            </w:r>
            <w:hyperlink r:id="rId15">
              <w:r>
                <w:rPr>
                  <w:rStyle w:val="Hyperlink"/>
                </w:rPr>
                <w:t>URL</w:t>
              </w:r>
            </w:hyperlink>
            <w:r>
              <w:rPr/>
              <w:t>) or by clicking a link in an open web page. The </w:t>
            </w:r>
            <w:hyperlink r:id="rId16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17">
              <w:r>
                <w:rPr>
                  <w:rStyle w:val="Hyperlink"/>
                </w:rPr>
                <w:t>browser</w:t>
              </w:r>
            </w:hyperlink>
            <w:r>
              <w:rPr/>
              <w:t> is an </w:t>
            </w:r>
            <w:r>
              <w:rPr>
                <w:rStyle w:val="Strong"/>
                <w:color w:val="FF0000"/>
              </w:rPr>
              <w:t>APPLICATION.</w:t>
            </w:r>
            <w:r>
              <w:rPr/>
              <w:t> The </w:t>
            </w:r>
            <w:hyperlink r:id="rId18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19">
              <w:r>
                <w:rPr>
                  <w:rStyle w:val="Hyperlink"/>
                </w:rPr>
                <w:t>browser</w:t>
              </w:r>
            </w:hyperlink>
            <w:r>
              <w:rPr/>
              <w:t> </w:t>
            </w:r>
            <w:r>
              <w:rPr>
                <w:rStyle w:val="Emphasis"/>
              </w:rPr>
              <w:t>application</w:t>
            </w:r>
            <w:r>
              <w:rPr/>
              <w:t> gives you the means to select a</w:t>
            </w:r>
            <w:hyperlink r:id="rId20">
              <w:r>
                <w:rPr>
                  <w:rStyle w:val="Hyperlink"/>
                </w:rPr>
                <w:t> web</w:t>
              </w:r>
            </w:hyperlink>
            <w:r>
              <w:rPr/>
              <w:t> </w:t>
            </w:r>
            <w:hyperlink r:id="rId21">
              <w:r>
                <w:rPr>
                  <w:rStyle w:val="Hyperlink"/>
                </w:rPr>
                <w:t>server,</w:t>
              </w:r>
            </w:hyperlink>
            <w:r>
              <w:rPr/>
              <w:t> contact the server and request a </w:t>
            </w:r>
            <w:hyperlink r:id="rId22">
              <w:r>
                <w:rPr>
                  <w:rStyle w:val="Hyperlink"/>
                </w:rPr>
                <w:t>web page</w:t>
              </w:r>
            </w:hyperlink>
            <w:r>
              <w:rPr/>
              <w:t>. The </w:t>
            </w:r>
            <w:hyperlink r:id="rId23">
              <w:r>
                <w:rPr>
                  <w:rStyle w:val="Hyperlink"/>
                </w:rPr>
                <w:t>web browser</w:t>
              </w:r>
            </w:hyperlink>
            <w:r>
              <w:rPr/>
              <w:t> handles the process of finding the </w:t>
            </w:r>
            <w:hyperlink r:id="rId24">
              <w:r>
                <w:rPr>
                  <w:rStyle w:val="Hyperlink"/>
                </w:rPr>
                <w:t>web</w:t>
              </w:r>
            </w:hyperlink>
            <w:hyperlink r:id="rId25">
              <w:r>
                <w:rPr>
                  <w:rStyle w:val="Hyperlink"/>
                </w:rPr>
                <w:t> server </w:t>
              </w:r>
            </w:hyperlink>
            <w:r>
              <w:rPr/>
              <w:t>(the remote computer that has the </w:t>
            </w:r>
            <w:hyperlink r:id="rId26">
              <w:r>
                <w:rPr>
                  <w:rStyle w:val="Hyperlink"/>
                </w:rPr>
                <w:t>web page</w:t>
              </w:r>
            </w:hyperlink>
            <w:r>
              <w:rPr/>
              <w:t> you want stored on it) , requesting the desired </w:t>
            </w:r>
            <w:hyperlink r:id="rId27">
              <w:r>
                <w:rPr>
                  <w:rStyle w:val="Hyperlink"/>
                </w:rPr>
                <w:t>web page</w:t>
              </w:r>
            </w:hyperlink>
            <w:r>
              <w:rPr/>
              <w:t> and displaying all the files contained within the </w:t>
            </w:r>
            <w:hyperlink r:id="rId28">
              <w:r>
                <w:rPr>
                  <w:rStyle w:val="Hyperlink"/>
                </w:rPr>
                <w:t>web page</w:t>
              </w:r>
            </w:hyperlink>
            <w:r>
              <w:rPr/>
              <w:t>.</w:t>
            </w:r>
          </w:p>
        </w:tc>
      </w:tr>
      <w:tr>
        <w:trPr/>
        <w:tc>
          <w:tcPr>
            <w:tcW w:w="2009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shd w:fill="000000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>
                <w:rStyle w:val="Strong"/>
                <w:color w:val="FF9933"/>
              </w:rPr>
              <w:t>PRESENTATION </w:t>
            </w:r>
          </w:p>
        </w:tc>
        <w:tc>
          <w:tcPr>
            <w:tcW w:w="1279" w:type="dxa"/>
            <w:gridSpan w:val="2"/>
            <w:vMerge w:val="restart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hyperlink r:id="rId29">
              <w:r>
                <w:rPr>
                  <w:rStyle w:val="Hyperlink"/>
                  <w:b/>
                  <w:b/>
                  <w:bCs/>
                </w:rPr>
                <w:t>HTTP</w:t>
              </w:r>
            </w:hyperlink>
          </w:p>
        </w:tc>
        <w:tc>
          <w:tcPr>
            <w:tcW w:w="6350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pBdr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The </w:t>
            </w:r>
            <w:hyperlink r:id="rId30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31">
              <w:r>
                <w:rPr>
                  <w:rStyle w:val="Hyperlink"/>
                </w:rPr>
                <w:t>browser</w:t>
              </w:r>
            </w:hyperlink>
            <w:r>
              <w:rPr/>
              <w:t> handles </w:t>
            </w:r>
            <w:r>
              <w:rPr>
                <w:rStyle w:val="Strong"/>
                <w:color w:val="FF9933"/>
              </w:rPr>
              <w:t>PRESENTATION</w:t>
            </w:r>
            <w:r>
              <w:rPr/>
              <w:t> of the </w:t>
            </w:r>
            <w:hyperlink r:id="rId32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33">
              <w:r>
                <w:rPr>
                  <w:rStyle w:val="Hyperlink"/>
                </w:rPr>
                <w:t>page</w:t>
              </w:r>
            </w:hyperlink>
            <w:r>
              <w:rPr/>
              <w:t> to the user by converting the files stored at the </w:t>
            </w:r>
            <w:hyperlink r:id="rId34">
              <w:r>
                <w:rPr>
                  <w:rStyle w:val="Hyperlink"/>
                </w:rPr>
                <w:t>web</w:t>
              </w:r>
            </w:hyperlink>
            <w:hyperlink r:id="rId35">
              <w:r>
                <w:rPr>
                  <w:rStyle w:val="Hyperlink"/>
                </w:rPr>
                <w:t> server</w:t>
              </w:r>
            </w:hyperlink>
            <w:r>
              <w:rPr/>
              <w:t> into formats used to display them on your </w:t>
            </w:r>
            <w:hyperlink r:id="rId36">
              <w:r>
                <w:rPr>
                  <w:rStyle w:val="Hyperlink"/>
                </w:rPr>
                <w:t>computer</w:t>
              </w:r>
            </w:hyperlink>
            <w:r>
              <w:rPr/>
              <w:t>.</w:t>
            </w:r>
          </w:p>
          <w:p>
            <w:pPr>
              <w:pStyle w:val="TableContents"/>
              <w:pBdr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Your </w:t>
            </w:r>
            <w:hyperlink r:id="rId37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38">
              <w:r>
                <w:rPr>
                  <w:rStyle w:val="Hyperlink"/>
                </w:rPr>
                <w:t>browser</w:t>
              </w:r>
            </w:hyperlink>
            <w:r>
              <w:rPr/>
              <w:t> supports varous text formats (UNICODE and ASCII), image file formats (JPG, GIF, PNG, BMP), audio file formats (WAV, MP3, AIFF) as well as </w:t>
            </w:r>
            <w:hyperlink r:id="rId39">
              <w:r>
                <w:rPr>
                  <w:rStyle w:val="Hyperlink"/>
                </w:rPr>
                <w:t>Hypertext Markup Language</w:t>
              </w:r>
            </w:hyperlink>
            <w:r>
              <w:rPr/>
              <w:t> </w:t>
            </w:r>
            <w:hyperlink r:id="rId40">
              <w:r>
                <w:rPr>
                  <w:rStyle w:val="Hyperlink"/>
                </w:rPr>
                <w:t>(HTML)</w:t>
              </w:r>
            </w:hyperlink>
            <w:r>
              <w:rPr/>
              <w:t> and one or more scripting languages (</w:t>
            </w:r>
            <w:hyperlink r:id="rId41">
              <w:r>
                <w:rPr>
                  <w:rStyle w:val="Hyperlink"/>
                </w:rPr>
                <w:t>JavaScript</w:t>
              </w:r>
            </w:hyperlink>
            <w:r>
              <w:rPr/>
              <w:t>, JScript, VBScript). Conversion of data from one format to another is the job of the </w:t>
            </w:r>
            <w:r>
              <w:rPr>
                <w:rStyle w:val="Strong"/>
                <w:color w:val="FF9933"/>
              </w:rPr>
              <w:t>PRESENTATION</w:t>
            </w:r>
            <w:r>
              <w:rPr/>
              <w:t> layer. A </w:t>
            </w:r>
            <w:hyperlink r:id="rId42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43">
              <w:r>
                <w:rPr>
                  <w:rStyle w:val="Hyperlink"/>
                </w:rPr>
                <w:t>browser</w:t>
              </w:r>
            </w:hyperlink>
            <w:r>
              <w:rPr/>
              <w:t> can convert these file formats into the local formats used on the local </w:t>
            </w:r>
            <w:hyperlink r:id="rId44">
              <w:r>
                <w:rPr>
                  <w:rStyle w:val="Hyperlink"/>
                </w:rPr>
                <w:t>computer</w:t>
              </w:r>
            </w:hyperlink>
            <w:r>
              <w:rPr/>
              <w:t> for displaying images, playing sounds and displaying text; if it cannot, it often can launch an application which does understand the format. Much of the </w:t>
            </w:r>
            <w:r>
              <w:rPr>
                <w:rStyle w:val="Strong"/>
                <w:color w:val="FF9933"/>
              </w:rPr>
              <w:t>PRESENTATION</w:t>
            </w:r>
            <w:r>
              <w:rPr/>
              <w:t> layer conversions are handled in the program you're running.</w:t>
            </w:r>
          </w:p>
        </w:tc>
      </w:tr>
      <w:tr>
        <w:trPr/>
        <w:tc>
          <w:tcPr>
            <w:tcW w:w="2009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shd w:fill="000000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>
                <w:rStyle w:val="Strong"/>
                <w:color w:val="FFFF00"/>
              </w:rPr>
              <w:t>SESSION</w:t>
            </w:r>
          </w:p>
        </w:tc>
        <w:tc>
          <w:tcPr>
            <w:tcW w:w="1279" w:type="dxa"/>
            <w:gridSpan w:val="2"/>
            <w:vMerge w:val="continue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50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pBdr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When you request a </w:t>
            </w:r>
            <w:hyperlink r:id="rId45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46">
              <w:r>
                <w:rPr>
                  <w:rStyle w:val="Hyperlink"/>
                </w:rPr>
                <w:t>page</w:t>
              </w:r>
            </w:hyperlink>
            <w:r>
              <w:rPr/>
              <w:t>, a the </w:t>
            </w:r>
            <w:hyperlink r:id="rId47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48">
              <w:r>
                <w:rPr>
                  <w:rStyle w:val="Hyperlink"/>
                </w:rPr>
                <w:t>browser</w:t>
              </w:r>
            </w:hyperlink>
            <w:r>
              <w:rPr/>
              <w:t> opens a </w:t>
            </w:r>
            <w:hyperlink r:id="rId49">
              <w:r>
                <w:rPr>
                  <w:rStyle w:val="Hyperlink"/>
                </w:rPr>
                <w:t>TCP</w:t>
              </w:r>
            </w:hyperlink>
            <w:r>
              <w:rPr/>
              <w:t> connection to the </w:t>
            </w:r>
            <w:hyperlink r:id="rId50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51">
              <w:r>
                <w:rPr>
                  <w:rStyle w:val="Hyperlink"/>
                </w:rPr>
                <w:t>server</w:t>
              </w:r>
            </w:hyperlink>
            <w:r>
              <w:rPr/>
              <w:t>. The </w:t>
            </w:r>
            <w:hyperlink r:id="rId52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53">
              <w:r>
                <w:rPr>
                  <w:rStyle w:val="Hyperlink"/>
                </w:rPr>
                <w:t>server</w:t>
              </w:r>
            </w:hyperlink>
            <w:r>
              <w:rPr/>
              <w:t> sends back the </w:t>
            </w:r>
            <w:hyperlink r:id="rId54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55">
              <w:r>
                <w:rPr>
                  <w:rStyle w:val="Hyperlink"/>
                </w:rPr>
                <w:t>page</w:t>
              </w:r>
            </w:hyperlink>
            <w:r>
              <w:rPr/>
              <w:t> and closes the connection. Your </w:t>
            </w:r>
            <w:hyperlink r:id="rId56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57">
              <w:r>
                <w:rPr>
                  <w:rStyle w:val="Hyperlink"/>
                </w:rPr>
                <w:t>browser</w:t>
              </w:r>
            </w:hyperlink>
            <w:r>
              <w:rPr/>
              <w:t> then parses the </w:t>
            </w:r>
            <w:hyperlink r:id="rId58">
              <w:r>
                <w:rPr>
                  <w:rStyle w:val="Hyperlink"/>
                </w:rPr>
                <w:t>HTML</w:t>
              </w:r>
            </w:hyperlink>
            <w:r>
              <w:rPr/>
              <w:t> of the </w:t>
            </w:r>
            <w:hyperlink r:id="rId59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60">
              <w:r>
                <w:rPr>
                  <w:rStyle w:val="Hyperlink"/>
                </w:rPr>
                <w:t>page</w:t>
              </w:r>
            </w:hyperlink>
            <w:r>
              <w:rPr/>
              <w:t>. Within the </w:t>
            </w:r>
            <w:hyperlink r:id="rId61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62">
              <w:r>
                <w:rPr>
                  <w:rStyle w:val="Hyperlink"/>
                </w:rPr>
                <w:t>page</w:t>
              </w:r>
            </w:hyperlink>
            <w:r>
              <w:rPr/>
              <w:t> are instructions written in </w:t>
            </w:r>
            <w:hyperlink r:id="rId63">
              <w:r>
                <w:rPr>
                  <w:rStyle w:val="Hyperlink"/>
                </w:rPr>
                <w:t>HTML</w:t>
              </w:r>
            </w:hyperlink>
            <w:r>
              <w:rPr/>
              <w:t> </w:t>
            </w:r>
            <w:hyperlink r:id="rId64">
              <w:r>
                <w:rPr>
                  <w:rStyle w:val="Hyperlink"/>
                </w:rPr>
                <w:t>tags</w:t>
              </w:r>
            </w:hyperlink>
            <w:r>
              <w:rPr/>
              <w:t> which tell the </w:t>
            </w:r>
            <w:hyperlink r:id="rId65">
              <w:r>
                <w:rPr>
                  <w:rStyle w:val="Hyperlink"/>
                </w:rPr>
                <w:t>browser</w:t>
              </w:r>
            </w:hyperlink>
            <w:r>
              <w:rPr/>
              <w:t> where to find additional files to be displayed within the </w:t>
            </w:r>
            <w:hyperlink r:id="rId66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67">
              <w:r>
                <w:rPr>
                  <w:rStyle w:val="Hyperlink"/>
                </w:rPr>
                <w:t>page</w:t>
              </w:r>
            </w:hyperlink>
            <w:r>
              <w:rPr/>
              <w:t> such as style sheets, sound files, images, movies, Flash files and applets. Your </w:t>
            </w:r>
            <w:hyperlink r:id="rId68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69">
              <w:r>
                <w:rPr>
                  <w:rStyle w:val="Hyperlink"/>
                </w:rPr>
                <w:t>browser</w:t>
              </w:r>
            </w:hyperlink>
            <w:r>
              <w:rPr/>
              <w:t> automatically opens additional </w:t>
            </w:r>
            <w:hyperlink r:id="rId70">
              <w:r>
                <w:rPr>
                  <w:rStyle w:val="Hyperlink"/>
                </w:rPr>
                <w:t>TCP</w:t>
              </w:r>
            </w:hyperlink>
            <w:r>
              <w:rPr/>
              <w:t> connections to the </w:t>
            </w:r>
            <w:hyperlink r:id="rId71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72">
              <w:r>
                <w:rPr>
                  <w:rStyle w:val="Hyperlink"/>
                </w:rPr>
                <w:t>server</w:t>
              </w:r>
            </w:hyperlink>
            <w:r>
              <w:rPr/>
              <w:t>. Each </w:t>
            </w:r>
            <w:hyperlink r:id="rId73">
              <w:r>
                <w:rPr>
                  <w:rStyle w:val="Hyperlink"/>
                </w:rPr>
                <w:t>TCP</w:t>
              </w:r>
            </w:hyperlink>
            <w:r>
              <w:rPr/>
              <w:t> connection is a </w:t>
            </w:r>
            <w:r>
              <w:rPr>
                <w:rStyle w:val="Strong"/>
                <w:color w:val="CCCC00"/>
              </w:rPr>
              <w:t>SESSION</w:t>
            </w:r>
            <w:r>
              <w:rPr/>
              <w:t>.</w:t>
            </w:r>
          </w:p>
        </w:tc>
      </w:tr>
      <w:tr>
        <w:trPr/>
        <w:tc>
          <w:tcPr>
            <w:tcW w:w="2009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shd w:fill="000000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>
                <w:rStyle w:val="Strong"/>
                <w:color w:val="00FF00"/>
              </w:rPr>
              <w:t>TRANSPORT</w:t>
            </w:r>
          </w:p>
        </w:tc>
        <w:tc>
          <w:tcPr>
            <w:tcW w:w="1279" w:type="dxa"/>
            <w:gridSpan w:val="2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hyperlink r:id="rId74">
              <w:r>
                <w:rPr>
                  <w:rStyle w:val="Hyperlink"/>
                  <w:b/>
                  <w:b/>
                  <w:bCs/>
                </w:rPr>
                <w:t>TCP</w:t>
              </w:r>
            </w:hyperlink>
          </w:p>
        </w:tc>
        <w:tc>
          <w:tcPr>
            <w:tcW w:w="6350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pBdr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To communicate with a </w:t>
            </w:r>
            <w:hyperlink r:id="rId75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76">
              <w:r>
                <w:rPr>
                  <w:rStyle w:val="Hyperlink"/>
                </w:rPr>
                <w:t>server</w:t>
              </w:r>
            </w:hyperlink>
            <w:r>
              <w:rPr/>
              <w:t> your </w:t>
            </w:r>
            <w:hyperlink r:id="rId77">
              <w:r>
                <w:rPr>
                  <w:rStyle w:val="Hyperlink"/>
                </w:rPr>
                <w:t>computer</w:t>
              </w:r>
            </w:hyperlink>
            <w:r>
              <w:rPr/>
              <w:t> must open a </w:t>
            </w:r>
            <w:hyperlink r:id="rId78">
              <w:r>
                <w:rPr>
                  <w:rStyle w:val="Hyperlink"/>
                </w:rPr>
                <w:t>TCP</w:t>
              </w:r>
            </w:hyperlink>
            <w:r>
              <w:rPr/>
              <w:t> connection to the </w:t>
            </w:r>
            <w:hyperlink r:id="rId79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80">
              <w:r>
                <w:rPr>
                  <w:rStyle w:val="Hyperlink"/>
                </w:rPr>
                <w:t>server</w:t>
              </w:r>
            </w:hyperlink>
            <w:r>
              <w:rPr/>
              <w:t> and request a </w:t>
            </w:r>
            <w:hyperlink r:id="rId81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82">
              <w:r>
                <w:rPr>
                  <w:rStyle w:val="Hyperlink"/>
                </w:rPr>
                <w:t>page</w:t>
              </w:r>
            </w:hyperlink>
            <w:r>
              <w:rPr/>
              <w:t>. The </w:t>
            </w:r>
            <w:hyperlink r:id="rId83">
              <w:r>
                <w:rPr>
                  <w:rStyle w:val="Hyperlink"/>
                </w:rPr>
                <w:t>TCP</w:t>
              </w:r>
            </w:hyperlink>
            <w:r>
              <w:rPr/>
              <w:t> connection breaks up the</w:t>
            </w:r>
            <w:hyperlink r:id="rId84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85">
              <w:r>
                <w:rPr>
                  <w:rStyle w:val="Hyperlink"/>
                </w:rPr>
                <w:t>page</w:t>
              </w:r>
            </w:hyperlink>
            <w:r>
              <w:rPr/>
              <w:t> into managable chunks, lables them with numbers so they can be reassembled in the correct order and </w:t>
            </w:r>
            <w:r>
              <w:rPr>
                <w:rStyle w:val="Strong"/>
                <w:color w:val="00FF00"/>
              </w:rPr>
              <w:t>TRANSPORTS</w:t>
            </w:r>
            <w:r>
              <w:rPr/>
              <w:t> the pieces across the correct </w:t>
            </w:r>
            <w:r>
              <w:rPr>
                <w:rStyle w:val="Strong"/>
                <w:color w:val="CCCC00"/>
              </w:rPr>
              <w:t>SESSION</w:t>
            </w:r>
            <w:r>
              <w:rPr/>
              <w:t>.</w:t>
            </w:r>
          </w:p>
        </w:tc>
      </w:tr>
      <w:tr>
        <w:trPr/>
        <w:tc>
          <w:tcPr>
            <w:tcW w:w="2009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shd w:fill="000000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>
                <w:rStyle w:val="Strong"/>
                <w:color w:val="0099FF"/>
              </w:rPr>
              <w:t>NETWORK</w:t>
            </w:r>
          </w:p>
        </w:tc>
        <w:tc>
          <w:tcPr>
            <w:tcW w:w="1279" w:type="dxa"/>
            <w:gridSpan w:val="2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hyperlink r:id="rId86">
              <w:r>
                <w:rPr>
                  <w:rStyle w:val="Hyperlink"/>
                  <w:b/>
                  <w:b/>
                  <w:bCs/>
                </w:rPr>
                <w:t>IP </w:t>
              </w:r>
            </w:hyperlink>
            <w:hyperlink r:id="rId87">
              <w:r>
                <w:rPr>
                  <w:rStyle w:val="Hyperlink"/>
                  <w:b/>
                  <w:b/>
                  <w:bCs/>
                </w:rPr>
                <w:t>ARP</w:t>
              </w:r>
            </w:hyperlink>
          </w:p>
        </w:tc>
        <w:tc>
          <w:tcPr>
            <w:tcW w:w="6350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pBdr/>
              <w:bidi w:val="0"/>
              <w:spacing w:before="0" w:after="283"/>
              <w:ind w:hanging="0" w:start="0" w:end="0"/>
              <w:jc w:val="start"/>
              <w:rPr/>
            </w:pPr>
            <w:hyperlink r:id="rId88">
              <w:r>
                <w:rPr>
                  <w:rStyle w:val="Hyperlink"/>
                </w:rPr>
                <w:t>Internet Protocol</w:t>
              </w:r>
            </w:hyperlink>
            <w:r>
              <w:rPr/>
              <w:t> (</w:t>
            </w:r>
            <w:hyperlink r:id="rId89">
              <w:r>
                <w:rPr>
                  <w:rStyle w:val="Hyperlink"/>
                </w:rPr>
                <w:t>IP</w:t>
              </w:r>
            </w:hyperlink>
            <w:r>
              <w:rPr/>
              <w:t>) is a </w:t>
            </w:r>
            <w:r>
              <w:rPr>
                <w:rStyle w:val="Strong"/>
                <w:color w:val="0099FF"/>
              </w:rPr>
              <w:t>NETWORK </w:t>
            </w:r>
            <w:r>
              <w:rPr/>
              <w:t>layer protocol that uses unique addresses for the </w:t>
            </w:r>
            <w:hyperlink r:id="rId90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91">
              <w:r>
                <w:rPr>
                  <w:rStyle w:val="Hyperlink"/>
                </w:rPr>
                <w:t>server</w:t>
              </w:r>
            </w:hyperlink>
            <w:r>
              <w:rPr/>
              <w:t> and for your </w:t>
            </w:r>
            <w:hyperlink r:id="rId92">
              <w:r>
                <w:rPr>
                  <w:rStyle w:val="Hyperlink"/>
                </w:rPr>
                <w:t>computer</w:t>
              </w:r>
            </w:hyperlink>
            <w:r>
              <w:rPr/>
              <w:t>. </w:t>
            </w:r>
            <w:hyperlink r:id="rId93">
              <w:r>
                <w:rPr>
                  <w:rStyle w:val="Hyperlink"/>
                </w:rPr>
                <w:t>IP</w:t>
              </w:r>
            </w:hyperlink>
            <w:r>
              <w:rPr/>
              <w:t> provides the means for your </w:t>
            </w:r>
            <w:hyperlink r:id="rId94">
              <w:r>
                <w:rPr>
                  <w:rStyle w:val="Hyperlink"/>
                </w:rPr>
                <w:t>computer</w:t>
              </w:r>
            </w:hyperlink>
            <w:r>
              <w:rPr/>
              <w:t> to determine whether the </w:t>
            </w:r>
            <w:hyperlink r:id="rId95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96">
              <w:r>
                <w:rPr>
                  <w:rStyle w:val="Hyperlink"/>
                </w:rPr>
                <w:t>server</w:t>
              </w:r>
            </w:hyperlink>
            <w:r>
              <w:rPr/>
              <w:t> is a local </w:t>
            </w:r>
            <w:hyperlink r:id="rId97">
              <w:r>
                <w:rPr>
                  <w:rStyle w:val="Hyperlink"/>
                </w:rPr>
                <w:t>computer</w:t>
              </w:r>
            </w:hyperlink>
            <w:r>
              <w:rPr/>
              <w:t> or a </w:t>
            </w:r>
            <w:hyperlink r:id="rId98">
              <w:r>
                <w:rPr>
                  <w:rStyle w:val="Hyperlink"/>
                </w:rPr>
                <w:t>computer</w:t>
              </w:r>
            </w:hyperlink>
            <w:r>
              <w:rPr/>
              <w:t> located somewhere on the </w:t>
            </w:r>
            <w:hyperlink r:id="rId99">
              <w:r>
                <w:rPr>
                  <w:rStyle w:val="Hyperlink"/>
                </w:rPr>
                <w:t>Internet</w:t>
              </w:r>
            </w:hyperlink>
            <w:r>
              <w:rPr/>
              <w:t>. To reach a </w:t>
            </w:r>
            <w:hyperlink r:id="rId100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101">
              <w:r>
                <w:rPr>
                  <w:rStyle w:val="Hyperlink"/>
                </w:rPr>
                <w:t>server</w:t>
              </w:r>
            </w:hyperlink>
            <w:r>
              <w:rPr/>
              <w:t> on the </w:t>
            </w:r>
            <w:hyperlink r:id="rId102">
              <w:r>
                <w:rPr>
                  <w:rStyle w:val="Hyperlink"/>
                </w:rPr>
                <w:t>Internet</w:t>
              </w:r>
            </w:hyperlink>
            <w:r>
              <w:rPr/>
              <w:t>, </w:t>
            </w:r>
            <w:hyperlink r:id="rId103">
              <w:r>
                <w:rPr>
                  <w:rStyle w:val="Hyperlink"/>
                </w:rPr>
                <w:t>IP</w:t>
              </w:r>
            </w:hyperlink>
            <w:r>
              <w:rPr/>
              <w:t> protocol also allows your </w:t>
            </w:r>
            <w:hyperlink r:id="rId104">
              <w:r>
                <w:rPr>
                  <w:rStyle w:val="Hyperlink"/>
                </w:rPr>
                <w:t>computer</w:t>
              </w:r>
            </w:hyperlink>
            <w:r>
              <w:rPr/>
              <w:t> to figure out how to reach the </w:t>
            </w:r>
            <w:hyperlink r:id="rId105">
              <w:r>
                <w:rPr>
                  <w:rStyle w:val="Hyperlink"/>
                </w:rPr>
                <w:t>Internet</w:t>
              </w:r>
            </w:hyperlink>
            <w:r>
              <w:rPr/>
              <w:t> </w:t>
            </w:r>
            <w:hyperlink r:id="rId106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107">
              <w:r>
                <w:rPr>
                  <w:rStyle w:val="Hyperlink"/>
                </w:rPr>
                <w:t>server</w:t>
              </w:r>
            </w:hyperlink>
            <w:r>
              <w:rPr/>
              <w:t> via your </w:t>
            </w:r>
            <w:hyperlink r:id="rId108">
              <w:r>
                <w:rPr>
                  <w:rStyle w:val="Hyperlink"/>
                </w:rPr>
                <w:t>default gateway</w:t>
              </w:r>
            </w:hyperlink>
            <w:r>
              <w:rPr/>
              <w:t>. Your </w:t>
            </w:r>
            <w:hyperlink r:id="rId109">
              <w:r>
                <w:rPr>
                  <w:rStyle w:val="Hyperlink"/>
                </w:rPr>
                <w:t>computer</w:t>
              </w:r>
            </w:hyperlink>
            <w:r>
              <w:rPr/>
              <w:t> creates a message addressed to the </w:t>
            </w:r>
            <w:hyperlink r:id="rId110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111">
              <w:r>
                <w:rPr>
                  <w:rStyle w:val="Hyperlink"/>
                </w:rPr>
                <w:t>server</w:t>
              </w:r>
            </w:hyperlink>
            <w:r>
              <w:rPr/>
              <w:t> with your </w:t>
            </w:r>
            <w:hyperlink r:id="rId112">
              <w:r>
                <w:rPr>
                  <w:rStyle w:val="Hyperlink"/>
                </w:rPr>
                <w:t>computer</w:t>
              </w:r>
            </w:hyperlink>
            <w:r>
              <w:rPr/>
              <w:t>'s return </w:t>
            </w:r>
            <w:hyperlink r:id="rId113">
              <w:r>
                <w:rPr>
                  <w:rStyle w:val="Hyperlink"/>
                </w:rPr>
                <w:t>IP</w:t>
              </w:r>
            </w:hyperlink>
            <w:r>
              <w:rPr/>
              <w:t> </w:t>
            </w:r>
            <w:hyperlink r:id="rId114">
              <w:r>
                <w:rPr>
                  <w:rStyle w:val="Hyperlink"/>
                </w:rPr>
                <w:t>address</w:t>
              </w:r>
            </w:hyperlink>
            <w:r>
              <w:rPr/>
              <w:t>. Your </w:t>
            </w:r>
            <w:hyperlink r:id="rId115">
              <w:r>
                <w:rPr>
                  <w:rStyle w:val="Hyperlink"/>
                </w:rPr>
                <w:t>computer</w:t>
              </w:r>
            </w:hyperlink>
            <w:r>
              <w:rPr/>
              <w:t> uses </w:t>
            </w:r>
            <w:hyperlink r:id="rId116">
              <w:r>
                <w:rPr>
                  <w:rStyle w:val="Hyperlink"/>
                </w:rPr>
                <w:t>ARP</w:t>
              </w:r>
            </w:hyperlink>
            <w:r>
              <w:rPr/>
              <w:t> to figure out the </w:t>
            </w:r>
            <w:hyperlink r:id="rId117">
              <w:r>
                <w:rPr>
                  <w:rStyle w:val="Hyperlink"/>
                </w:rPr>
                <w:t>physical MAC address</w:t>
              </w:r>
            </w:hyperlink>
            <w:r>
              <w:rPr/>
              <w:t> of the </w:t>
            </w:r>
            <w:hyperlink r:id="rId118">
              <w:r>
                <w:rPr>
                  <w:rStyle w:val="Hyperlink"/>
                </w:rPr>
                <w:t>default gateway</w:t>
              </w:r>
            </w:hyperlink>
            <w:r>
              <w:rPr/>
              <w:t> and then passes the data to the </w:t>
            </w:r>
            <w:r>
              <w:rPr>
                <w:rStyle w:val="Strong"/>
                <w:color w:val="0099FF"/>
              </w:rPr>
              <w:t>NETWORK</w:t>
            </w:r>
            <w:r>
              <w:rPr/>
              <w:t> layer.</w:t>
            </w:r>
          </w:p>
        </w:tc>
      </w:tr>
      <w:tr>
        <w:trPr/>
        <w:tc>
          <w:tcPr>
            <w:tcW w:w="2009" w:type="dxa"/>
            <w:vMerge w:val="restart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shd w:fill="000000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>
                <w:rStyle w:val="Strong"/>
                <w:color w:val="9900FF"/>
              </w:rPr>
              <w:t>DATA LINK</w:t>
            </w:r>
          </w:p>
        </w:tc>
        <w:tc>
          <w:tcPr>
            <w:tcW w:w="264" w:type="dxa"/>
            <w:vMerge w:val="restart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hyperlink r:id="rId119">
              <w:r>
                <w:rPr>
                  <w:rStyle w:val="Hyperlink"/>
                  <w:b/>
                  <w:b/>
                  <w:bCs/>
                </w:rPr>
                <w:t>E</w:t>
                <w:br/>
                <w:t>T</w:t>
                <w:br/>
                <w:t>H</w:t>
                <w:br/>
                <w:t>E</w:t>
                <w:br/>
                <w:t>R</w:t>
                <w:br/>
                <w:t>N</w:t>
                <w:br/>
                <w:t>E</w:t>
                <w:br/>
                <w:t>T</w:t>
              </w:r>
            </w:hyperlink>
          </w:p>
        </w:tc>
        <w:tc>
          <w:tcPr>
            <w:tcW w:w="1015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hyperlink r:id="rId120">
              <w:r>
                <w:rPr>
                  <w:rStyle w:val="Hyperlink"/>
                  <w:b/>
                  <w:b/>
                  <w:bCs/>
                </w:rPr>
                <w:t>LLC</w:t>
              </w:r>
            </w:hyperlink>
          </w:p>
        </w:tc>
        <w:tc>
          <w:tcPr>
            <w:tcW w:w="6350" w:type="dxa"/>
            <w:vMerge w:val="restart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pBdr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Once the request from your </w:t>
            </w:r>
            <w:hyperlink r:id="rId121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122">
              <w:r>
                <w:rPr>
                  <w:rStyle w:val="Hyperlink"/>
                </w:rPr>
                <w:t>browser</w:t>
              </w:r>
            </w:hyperlink>
            <w:r>
              <w:rPr/>
              <w:t> has been created it is sent to the network card. Once it reaches your network card it must be converted into a message that is sent from your </w:t>
            </w:r>
            <w:hyperlink r:id="rId123">
              <w:r>
                <w:rPr>
                  <w:rStyle w:val="Hyperlink"/>
                </w:rPr>
                <w:t>computer</w:t>
              </w:r>
            </w:hyperlink>
            <w:r>
              <w:rPr/>
              <w:t> to the </w:t>
            </w:r>
            <w:hyperlink r:id="rId124">
              <w:r>
                <w:rPr>
                  <w:rStyle w:val="Hyperlink"/>
                </w:rPr>
                <w:t>default gateway</w:t>
              </w:r>
            </w:hyperlink>
            <w:r>
              <w:rPr/>
              <w:t> which will forward the message to the Internet. At the </w:t>
            </w:r>
            <w:r>
              <w:rPr>
                <w:rStyle w:val="Strong"/>
                <w:color w:val="9900FF"/>
              </w:rPr>
              <w:t>DATA LINK </w:t>
            </w:r>
            <w:r>
              <w:rPr/>
              <w:t>layer, the </w:t>
            </w:r>
            <w:hyperlink r:id="rId125">
              <w:r>
                <w:rPr>
                  <w:rStyle w:val="Hyperlink"/>
                </w:rPr>
                <w:t>web</w:t>
              </w:r>
            </w:hyperlink>
            <w:r>
              <w:rPr/>
              <w:t> </w:t>
            </w:r>
            <w:hyperlink r:id="rId126">
              <w:r>
                <w:rPr>
                  <w:rStyle w:val="Hyperlink"/>
                </w:rPr>
                <w:t>request</w:t>
              </w:r>
            </w:hyperlink>
            <w:r>
              <w:rPr/>
              <w:t> is inserted inside a network request to the </w:t>
            </w:r>
            <w:hyperlink r:id="rId127">
              <w:r>
                <w:rPr>
                  <w:rStyle w:val="Hyperlink"/>
                </w:rPr>
                <w:t>default gateway</w:t>
              </w:r>
            </w:hyperlink>
            <w:r>
              <w:rPr/>
              <w:t>.</w:t>
            </w:r>
          </w:p>
        </w:tc>
      </w:tr>
      <w:tr>
        <w:trPr/>
        <w:tc>
          <w:tcPr>
            <w:tcW w:w="2009" w:type="dxa"/>
            <w:vMerge w:val="continue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shd w:fill="000000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64" w:type="dxa"/>
            <w:vMerge w:val="continue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015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bidi w:val="0"/>
              <w:spacing w:before="0" w:after="283"/>
              <w:ind w:hanging="0" w:start="0" w:end="0"/>
              <w:jc w:val="start"/>
              <w:rPr/>
            </w:pPr>
            <w:hyperlink r:id="rId128">
              <w:r>
                <w:rPr>
                  <w:rStyle w:val="Hyperlink"/>
                  <w:b/>
                  <w:b/>
                  <w:bCs/>
                </w:rPr>
                <w:t>MAC</w:t>
              </w:r>
            </w:hyperlink>
          </w:p>
        </w:tc>
        <w:tc>
          <w:tcPr>
            <w:tcW w:w="6350" w:type="dxa"/>
            <w:vMerge w:val="continue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009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shd w:fill="000000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>
                <w:rStyle w:val="Strong"/>
                <w:color w:val="CC00FF"/>
              </w:rPr>
              <w:t>PHYSICAL</w:t>
            </w:r>
          </w:p>
        </w:tc>
        <w:tc>
          <w:tcPr>
            <w:tcW w:w="264" w:type="dxa"/>
            <w:vMerge w:val="continue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015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hyperlink r:id="rId129">
              <w:r>
                <w:rPr>
                  <w:rStyle w:val="Hyperlink"/>
                  <w:b/>
                  <w:b/>
                  <w:bCs/>
                </w:rPr>
                <w:t>CSMA/CD</w:t>
              </w:r>
            </w:hyperlink>
          </w:p>
        </w:tc>
        <w:tc>
          <w:tcPr>
            <w:tcW w:w="6350" w:type="dxa"/>
            <w:tcBorders>
              <w:top w:val="single" w:sz="2" w:space="0" w:color="8099B3"/>
              <w:start w:val="single" w:sz="2" w:space="0" w:color="8099B3"/>
              <w:bottom w:val="single" w:sz="2" w:space="0" w:color="8099B3"/>
              <w:end w:val="single" w:sz="2" w:space="0" w:color="8099B3"/>
            </w:tcBorders>
            <w:vAlign w:val="center"/>
          </w:tcPr>
          <w:p>
            <w:pPr>
              <w:pStyle w:val="TableContents"/>
              <w:pBdr/>
              <w:bidi w:val="0"/>
              <w:spacing w:before="0" w:after="283"/>
              <w:ind w:hanging="0" w:start="0" w:end="0"/>
              <w:jc w:val="start"/>
              <w:rPr/>
            </w:pPr>
            <w:r>
              <w:rPr/>
              <w:t>The </w:t>
            </w:r>
            <w:r>
              <w:rPr>
                <w:rStyle w:val="Strong"/>
                <w:color w:val="CC00FF"/>
              </w:rPr>
              <w:t>physical</w:t>
            </w:r>
            <w:r>
              <w:rPr/>
              <w:t> layer provides the means to transmit the </w:t>
            </w:r>
            <w:hyperlink r:id="rId130">
              <w:r>
                <w:rPr>
                  <w:rStyle w:val="Hyperlink"/>
                </w:rPr>
                <w:t>web</w:t>
              </w:r>
            </w:hyperlink>
            <w:r>
              <w:rPr/>
              <w:t> page request to the </w:t>
            </w:r>
            <w:hyperlink r:id="rId131">
              <w:r>
                <w:rPr>
                  <w:rStyle w:val="Hyperlink"/>
                </w:rPr>
                <w:t>default gateway</w:t>
              </w:r>
            </w:hyperlink>
            <w:r>
              <w:rPr/>
              <w:t>.</w:t>
            </w:r>
          </w:p>
        </w:tc>
      </w:tr>
    </w:tbl>
    <w:p>
      <w:pPr>
        <w:pStyle w:val="Normal"/>
        <w:bidi w:val="0"/>
        <w:jc w:val="start"/>
        <w:rPr>
          <w:del w:id="1" w:author="Unknown Author" w:date="2024-06-19T12:20:09Z"/>
        </w:rPr>
      </w:pPr>
      <w:del w:id="0" w:author="Unknown Author" w:date="2024-06-19T12:20:09Z">
        <w:r>
          <w:rPr/>
        </w:r>
      </w:del>
    </w:p>
    <w:p>
      <w:pPr>
        <w:pStyle w:val="Normal"/>
        <w:bidi w:val="0"/>
        <w:jc w:val="start"/>
        <w:rPr>
          <w:ins w:id="3" w:author="Unknown Author" w:date="2024-06-19T12:20:12Z"/>
        </w:rPr>
      </w:pPr>
      <w:ins w:id="2" w:author="Unknown Author" w:date="2024-06-19T12:20:12Z">
        <w:r>
          <w:rPr/>
        </w:r>
      </w:ins>
    </w:p>
    <w:p>
      <w:pPr>
        <w:pStyle w:val="Normal"/>
        <w:bidi w:val="0"/>
        <w:jc w:val="start"/>
        <w:rPr>
          <w:ins w:id="5" w:author="Unknown Author" w:date="2024-06-19T12:20:12Z"/>
        </w:rPr>
      </w:pPr>
      <w:ins w:id="4" w:author="Unknown Author" w:date="2024-06-19T12:20:12Z">
        <w:r>
          <w:rPr/>
        </w:r>
      </w:ins>
    </w:p>
    <w:p>
      <w:pPr>
        <w:pStyle w:val="Normal"/>
        <w:bidi w:val="0"/>
        <w:jc w:val="start"/>
        <w:rPr/>
      </w:pPr>
      <w:ins w:id="6" w:author="Unknown Author" w:date="2024-06-19T12:20:12Z">
        <w:r>
          <w:rPr/>
          <w:drawing>
            <wp:inline distT="0" distB="0" distL="0" distR="0">
              <wp:extent cx="6120130" cy="5955665"/>
              <wp:effectExtent l="0" t="0" r="0" b="0"/>
              <wp:docPr id="2" name="Image2" descr="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2" descr="" title=""/>
                      <pic:cNvPicPr>
                        <a:picLocks noChangeAspect="1" noChangeArrowheads="1"/>
                      </pic:cNvPicPr>
                    </pic:nvPicPr>
                    <pic:blipFill>
                      <a:blip r:embed="rId13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130" cy="5955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trackRevisions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character" w:styleId="LineNumber">
    <w:name w:val="Line Number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inetdaemon.com/tutorials/www/web_browser/index.shtml" TargetMode="External"/><Relationship Id="rId4" Type="http://schemas.openxmlformats.org/officeDocument/2006/relationships/hyperlink" Target="https://www.inetdaemon.com/tutorials/www/index.shtml" TargetMode="External"/><Relationship Id="rId5" Type="http://schemas.openxmlformats.org/officeDocument/2006/relationships/hyperlink" Target="https://www.inetdaemon.com/tutorials/www/web_browser/index.shtml" TargetMode="External"/><Relationship Id="rId6" Type="http://schemas.openxmlformats.org/officeDocument/2006/relationships/hyperlink" Target="https://www.inetdaemon.com/tutorials/www/web_browser/index.shtml" TargetMode="External"/><Relationship Id="rId7" Type="http://schemas.openxmlformats.org/officeDocument/2006/relationships/hyperlink" Target="https://www.inetdaemon.com/tutorials/www/web_browser/index.shtml" TargetMode="External"/><Relationship Id="rId8" Type="http://schemas.openxmlformats.org/officeDocument/2006/relationships/hyperlink" Target="https://www.inetdaemon.com/tutorials/computers/index.shtml" TargetMode="External"/><Relationship Id="rId9" Type="http://schemas.openxmlformats.org/officeDocument/2006/relationships/hyperlink" Target="https://www.inetdaemon.com/tutorials/www/index.shtml" TargetMode="External"/><Relationship Id="rId10" Type="http://schemas.openxmlformats.org/officeDocument/2006/relationships/hyperlink" Target="https://www.inetdaemon.com/tutorials/www/web_server/index.shtml" TargetMode="External"/><Relationship Id="rId11" Type="http://schemas.openxmlformats.org/officeDocument/2006/relationships/hyperlink" Target="https://www.inetdaemon.com/tutorials/www/index.shtml" TargetMode="External"/><Relationship Id="rId12" Type="http://schemas.openxmlformats.org/officeDocument/2006/relationships/hyperlink" Target="https://www.inetdaemon.com/tutorials/www/web_pages/index.shtml" TargetMode="External"/><Relationship Id="rId13" Type="http://schemas.openxmlformats.org/officeDocument/2006/relationships/hyperlink" Target="https://www.inetdaemon.com/tutorials/www/web_pages/index.shtml" TargetMode="External"/><Relationship Id="rId14" Type="http://schemas.openxmlformats.org/officeDocument/2006/relationships/hyperlink" Target="https://www.inetdaemon.com/tutorials/www/general_concepts/url.shtml" TargetMode="External"/><Relationship Id="rId15" Type="http://schemas.openxmlformats.org/officeDocument/2006/relationships/hyperlink" Target="https://www.inetdaemon.com/tutorials/www/general_concepts/url.shtml" TargetMode="External"/><Relationship Id="rId16" Type="http://schemas.openxmlformats.org/officeDocument/2006/relationships/hyperlink" Target="https://www.inetdaemon.com/tutorials/www/index.shtml" TargetMode="External"/><Relationship Id="rId17" Type="http://schemas.openxmlformats.org/officeDocument/2006/relationships/hyperlink" Target="https://www.inetdaemon.com/tutorials/www/web_browser/index.shtml" TargetMode="External"/><Relationship Id="rId18" Type="http://schemas.openxmlformats.org/officeDocument/2006/relationships/hyperlink" Target="https://www.inetdaemon.com/tutorials/www/index.shtml" TargetMode="External"/><Relationship Id="rId19" Type="http://schemas.openxmlformats.org/officeDocument/2006/relationships/hyperlink" Target="https://www.inetdaemon.com/tutorials/www/web_browser/index.shtml" TargetMode="External"/><Relationship Id="rId20" Type="http://schemas.openxmlformats.org/officeDocument/2006/relationships/hyperlink" Target="https://www.inetdaemon.com/tutorials/www/index.shtml" TargetMode="External"/><Relationship Id="rId21" Type="http://schemas.openxmlformats.org/officeDocument/2006/relationships/hyperlink" Target="https://www.inetdaemon.com/tutorials/www/web_server/index.shtml" TargetMode="External"/><Relationship Id="rId22" Type="http://schemas.openxmlformats.org/officeDocument/2006/relationships/hyperlink" Target="https://www.inetdaemon.com/tutorials/www/web_pages/index.shtml" TargetMode="External"/><Relationship Id="rId23" Type="http://schemas.openxmlformats.org/officeDocument/2006/relationships/hyperlink" Target="https://www.inetdaemon.com/tutorials/www/web_browser/index.shtml" TargetMode="External"/><Relationship Id="rId24" Type="http://schemas.openxmlformats.org/officeDocument/2006/relationships/hyperlink" Target="https://www.inetdaemon.com/tutorials/www/index.shtml" TargetMode="External"/><Relationship Id="rId25" Type="http://schemas.openxmlformats.org/officeDocument/2006/relationships/hyperlink" Target="https://www.inetdaemon.com/tutorials/www/web_server/index.shtml" TargetMode="External"/><Relationship Id="rId26" Type="http://schemas.openxmlformats.org/officeDocument/2006/relationships/hyperlink" Target="https://www.inetdaemon.com/tutorials/www/web_pages/index.shtml" TargetMode="External"/><Relationship Id="rId27" Type="http://schemas.openxmlformats.org/officeDocument/2006/relationships/hyperlink" Target="https://www.inetdaemon.com/tutorials/www/web_pages/index.shtml" TargetMode="External"/><Relationship Id="rId28" Type="http://schemas.openxmlformats.org/officeDocument/2006/relationships/hyperlink" Target="https://www.inetdaemon.com/tutorials/www/web_pages/index.shtml" TargetMode="External"/><Relationship Id="rId29" Type="http://schemas.openxmlformats.org/officeDocument/2006/relationships/hyperlink" Target="https://www.inetdaemon.com/tutorials/www/web_server/http/index.shtml" TargetMode="External"/><Relationship Id="rId30" Type="http://schemas.openxmlformats.org/officeDocument/2006/relationships/hyperlink" Target="https://www.inetdaemon.com/tutorials/www/index.shtml" TargetMode="External"/><Relationship Id="rId31" Type="http://schemas.openxmlformats.org/officeDocument/2006/relationships/hyperlink" Target="https://www.inetdaemon.com/tutorials/www/web_browser/index.shtml" TargetMode="External"/><Relationship Id="rId32" Type="http://schemas.openxmlformats.org/officeDocument/2006/relationships/hyperlink" Target="https://www.inetdaemon.com/tutorials/www/index.shtml" TargetMode="External"/><Relationship Id="rId33" Type="http://schemas.openxmlformats.org/officeDocument/2006/relationships/hyperlink" Target="https://www.inetdaemon.com/tutorials/www/web_pages/index.shtml" TargetMode="External"/><Relationship Id="rId34" Type="http://schemas.openxmlformats.org/officeDocument/2006/relationships/hyperlink" Target="https://www.inetdaemon.com/tutorials/www/index.shtml" TargetMode="External"/><Relationship Id="rId35" Type="http://schemas.openxmlformats.org/officeDocument/2006/relationships/hyperlink" Target="https://www.inetdaemon.com/tutorials/www/web_server/index.shtml" TargetMode="External"/><Relationship Id="rId36" Type="http://schemas.openxmlformats.org/officeDocument/2006/relationships/hyperlink" Target="https://www.inetdaemon.com/tutorials/computers/index.shtml" TargetMode="External"/><Relationship Id="rId37" Type="http://schemas.openxmlformats.org/officeDocument/2006/relationships/hyperlink" Target="https://www.inetdaemon.com/tutorials/www/index.shtml" TargetMode="External"/><Relationship Id="rId38" Type="http://schemas.openxmlformats.org/officeDocument/2006/relationships/hyperlink" Target="https://www.inetdaemon.com/tutorials/www/web_browser/index.shtml" TargetMode="External"/><Relationship Id="rId39" Type="http://schemas.openxmlformats.org/officeDocument/2006/relationships/hyperlink" Target="https://www.inetdaemon.com/tutorials/www/web_pages/html/index.shtml" TargetMode="External"/><Relationship Id="rId40" Type="http://schemas.openxmlformats.org/officeDocument/2006/relationships/hyperlink" Target="https://www.inetdaemon.com/tutorials/www/web_pages/html/index.shtml" TargetMode="External"/><Relationship Id="rId41" Type="http://schemas.openxmlformats.org/officeDocument/2006/relationships/hyperlink" Target="https://www.inetdaemon.com/tutorials/scripting/languages/JavaScript/index.shtml" TargetMode="External"/><Relationship Id="rId42" Type="http://schemas.openxmlformats.org/officeDocument/2006/relationships/hyperlink" Target="https://www.inetdaemon.com/tutorials/www/index.shtml" TargetMode="External"/><Relationship Id="rId43" Type="http://schemas.openxmlformats.org/officeDocument/2006/relationships/hyperlink" Target="https://www.inetdaemon.com/tutorials/www/web_browser/index.shtml" TargetMode="External"/><Relationship Id="rId44" Type="http://schemas.openxmlformats.org/officeDocument/2006/relationships/hyperlink" Target="https://www.inetdaemon.com/tutorials/computers/index.shtml" TargetMode="External"/><Relationship Id="rId45" Type="http://schemas.openxmlformats.org/officeDocument/2006/relationships/hyperlink" Target="https://www.inetdaemon.com/tutorials/www/index.shtml" TargetMode="External"/><Relationship Id="rId46" Type="http://schemas.openxmlformats.org/officeDocument/2006/relationships/hyperlink" Target="https://www.inetdaemon.com/tutorials/www/web_pages/index.shtml" TargetMode="External"/><Relationship Id="rId47" Type="http://schemas.openxmlformats.org/officeDocument/2006/relationships/hyperlink" Target="https://www.inetdaemon.com/tutorials/www/index.shtml" TargetMode="External"/><Relationship Id="rId48" Type="http://schemas.openxmlformats.org/officeDocument/2006/relationships/hyperlink" Target="https://www.inetdaemon.com/tutorials/www/web_browser/index.shtml" TargetMode="External"/><Relationship Id="rId49" Type="http://schemas.openxmlformats.org/officeDocument/2006/relationships/hyperlink" Target="https://www.inetdaemon.com/tutorials/internet/tcp/index.shtml" TargetMode="External"/><Relationship Id="rId50" Type="http://schemas.openxmlformats.org/officeDocument/2006/relationships/hyperlink" Target="https://www.inetdaemon.com/tutorials/www/index.shtml" TargetMode="External"/><Relationship Id="rId51" Type="http://schemas.openxmlformats.org/officeDocument/2006/relationships/hyperlink" Target="https://www.inetdaemon.com/tutorials/www/web_server/index.shtml" TargetMode="External"/><Relationship Id="rId52" Type="http://schemas.openxmlformats.org/officeDocument/2006/relationships/hyperlink" Target="https://www.inetdaemon.com/tutorials/www/index.shtml" TargetMode="External"/><Relationship Id="rId53" Type="http://schemas.openxmlformats.org/officeDocument/2006/relationships/hyperlink" Target="https://www.inetdaemon.com/tutorials/www/web_server/index.shtml" TargetMode="External"/><Relationship Id="rId54" Type="http://schemas.openxmlformats.org/officeDocument/2006/relationships/hyperlink" Target="https://www.inetdaemon.com/tutorials/www/index.shtml" TargetMode="External"/><Relationship Id="rId55" Type="http://schemas.openxmlformats.org/officeDocument/2006/relationships/hyperlink" Target="https://www.inetdaemon.com/tutorials/www/web_pages/index.shtml" TargetMode="External"/><Relationship Id="rId56" Type="http://schemas.openxmlformats.org/officeDocument/2006/relationships/hyperlink" Target="https://www.inetdaemon.com/tutorials/www/index.shtml" TargetMode="External"/><Relationship Id="rId57" Type="http://schemas.openxmlformats.org/officeDocument/2006/relationships/hyperlink" Target="https://www.inetdaemon.com/tutorials/www/web_browser/index.shtml" TargetMode="External"/><Relationship Id="rId58" Type="http://schemas.openxmlformats.org/officeDocument/2006/relationships/hyperlink" Target="https://www.inetdaemon.com/tutorials/www/web_pages/html/index.shtml" TargetMode="External"/><Relationship Id="rId59" Type="http://schemas.openxmlformats.org/officeDocument/2006/relationships/hyperlink" Target="https://www.inetdaemon.com/tutorials/www/index.shtml" TargetMode="External"/><Relationship Id="rId60" Type="http://schemas.openxmlformats.org/officeDocument/2006/relationships/hyperlink" Target="https://www.inetdaemon.com/tutorials/www/web_pages/index.shtml" TargetMode="External"/><Relationship Id="rId61" Type="http://schemas.openxmlformats.org/officeDocument/2006/relationships/hyperlink" Target="https://www.inetdaemon.com/tutorials/www/index.shtml" TargetMode="External"/><Relationship Id="rId62" Type="http://schemas.openxmlformats.org/officeDocument/2006/relationships/hyperlink" Target="https://www.inetdaemon.com/tutorials/www/web_pages/index.shtml" TargetMode="External"/><Relationship Id="rId63" Type="http://schemas.openxmlformats.org/officeDocument/2006/relationships/hyperlink" Target="https://www.inetdaemon.com/tutorials/www/web_pages/html/index.shtml" TargetMode="External"/><Relationship Id="rId64" Type="http://schemas.openxmlformats.org/officeDocument/2006/relationships/hyperlink" Target="https://www.inetdaemon.com/tutorials/www/web_pages/html/tags.shtml" TargetMode="External"/><Relationship Id="rId65" Type="http://schemas.openxmlformats.org/officeDocument/2006/relationships/hyperlink" Target="https://www.inetdaemon.com/tutorials/www/web_browser/index.shtml" TargetMode="External"/><Relationship Id="rId66" Type="http://schemas.openxmlformats.org/officeDocument/2006/relationships/hyperlink" Target="https://www.inetdaemon.com/tutorials/www/index.shtml" TargetMode="External"/><Relationship Id="rId67" Type="http://schemas.openxmlformats.org/officeDocument/2006/relationships/hyperlink" Target="https://www.inetdaemon.com/tutorials/www/web_pages/index.shtml" TargetMode="External"/><Relationship Id="rId68" Type="http://schemas.openxmlformats.org/officeDocument/2006/relationships/hyperlink" Target="https://www.inetdaemon.com/tutorials/www/index.shtml" TargetMode="External"/><Relationship Id="rId69" Type="http://schemas.openxmlformats.org/officeDocument/2006/relationships/hyperlink" Target="https://www.inetdaemon.com/tutorials/www/web_browser/index.shtml" TargetMode="External"/><Relationship Id="rId70" Type="http://schemas.openxmlformats.org/officeDocument/2006/relationships/hyperlink" Target="https://www.inetdaemon.com/tutorials/internet/tcp/index.shtml" TargetMode="External"/><Relationship Id="rId71" Type="http://schemas.openxmlformats.org/officeDocument/2006/relationships/hyperlink" Target="https://www.inetdaemon.com/tutorials/www/index.shtml" TargetMode="External"/><Relationship Id="rId72" Type="http://schemas.openxmlformats.org/officeDocument/2006/relationships/hyperlink" Target="https://www.inetdaemon.com/tutorials/www/web_server/index.shtml" TargetMode="External"/><Relationship Id="rId73" Type="http://schemas.openxmlformats.org/officeDocument/2006/relationships/hyperlink" Target="https://www.inetdaemon.com/tutorials/internet/tcp/index.shtml" TargetMode="External"/><Relationship Id="rId74" Type="http://schemas.openxmlformats.org/officeDocument/2006/relationships/hyperlink" Target="https://www.inetdaemon.com/tutorials/internet/tcp/index.shtml" TargetMode="External"/><Relationship Id="rId75" Type="http://schemas.openxmlformats.org/officeDocument/2006/relationships/hyperlink" Target="https://www.inetdaemon.com/tutorials/www/index.shtml" TargetMode="External"/><Relationship Id="rId76" Type="http://schemas.openxmlformats.org/officeDocument/2006/relationships/hyperlink" Target="https://www.inetdaemon.com/tutorials/www/web_server/index.shtml" TargetMode="External"/><Relationship Id="rId77" Type="http://schemas.openxmlformats.org/officeDocument/2006/relationships/hyperlink" Target="https://www.inetdaemon.com/tutorials/computers/index.shtml" TargetMode="External"/><Relationship Id="rId78" Type="http://schemas.openxmlformats.org/officeDocument/2006/relationships/hyperlink" Target="https://www.inetdaemon.com/tutorials/internet/tcp/index.shtml" TargetMode="External"/><Relationship Id="rId79" Type="http://schemas.openxmlformats.org/officeDocument/2006/relationships/hyperlink" Target="https://www.inetdaemon.com/tutorials/www/index.shtml" TargetMode="External"/><Relationship Id="rId80" Type="http://schemas.openxmlformats.org/officeDocument/2006/relationships/hyperlink" Target="https://www.inetdaemon.com/tutorials/www/web_server/index.shtml" TargetMode="External"/><Relationship Id="rId81" Type="http://schemas.openxmlformats.org/officeDocument/2006/relationships/hyperlink" Target="https://www.inetdaemon.com/tutorials/www/index.shtml" TargetMode="External"/><Relationship Id="rId82" Type="http://schemas.openxmlformats.org/officeDocument/2006/relationships/hyperlink" Target="https://www.inetdaemon.com/tutorials/www/web_pages/index.shtml" TargetMode="External"/><Relationship Id="rId83" Type="http://schemas.openxmlformats.org/officeDocument/2006/relationships/hyperlink" Target="https://www.inetdaemon.com/tutorials/internet/tcp/index.shtml" TargetMode="External"/><Relationship Id="rId84" Type="http://schemas.openxmlformats.org/officeDocument/2006/relationships/hyperlink" Target="https://www.inetdaemon.com/tutorials/www/index.shtml" TargetMode="External"/><Relationship Id="rId85" Type="http://schemas.openxmlformats.org/officeDocument/2006/relationships/hyperlink" Target="https://www.inetdaemon.com/tutorials/www/web_pages/index.shtml" TargetMode="External"/><Relationship Id="rId86" Type="http://schemas.openxmlformats.org/officeDocument/2006/relationships/hyperlink" Target="https://www.inetdaemon.com/tutorials/internet/ip/index.shtml" TargetMode="External"/><Relationship Id="rId87" Type="http://schemas.openxmlformats.org/officeDocument/2006/relationships/hyperlink" Target="https://www.inetdaemon.com/tutorials/networking/lan/arp.shtml" TargetMode="External"/><Relationship Id="rId88" Type="http://schemas.openxmlformats.org/officeDocument/2006/relationships/hyperlink" Target="https://www.inetdaemon.com/tutorials/internet/ip/index.shtml" TargetMode="External"/><Relationship Id="rId89" Type="http://schemas.openxmlformats.org/officeDocument/2006/relationships/hyperlink" Target="https://www.inetdaemon.com/tutorials/internet/ip/index.shtml" TargetMode="External"/><Relationship Id="rId90" Type="http://schemas.openxmlformats.org/officeDocument/2006/relationships/hyperlink" Target="https://www.inetdaemon.com/tutorials/www/index.shtml" TargetMode="External"/><Relationship Id="rId91" Type="http://schemas.openxmlformats.org/officeDocument/2006/relationships/hyperlink" Target="https://www.inetdaemon.com/tutorials/www/web_server/index.shtml" TargetMode="External"/><Relationship Id="rId92" Type="http://schemas.openxmlformats.org/officeDocument/2006/relationships/hyperlink" Target="https://www.inetdaemon.com/tutorials/computers/index.shtml" TargetMode="External"/><Relationship Id="rId93" Type="http://schemas.openxmlformats.org/officeDocument/2006/relationships/hyperlink" Target="https://www.inetdaemon.com/tutorials/internet/ip/index.shtml" TargetMode="External"/><Relationship Id="rId94" Type="http://schemas.openxmlformats.org/officeDocument/2006/relationships/hyperlink" Target="https://www.inetdaemon.com/tutorials/computers/index.shtml" TargetMode="External"/><Relationship Id="rId95" Type="http://schemas.openxmlformats.org/officeDocument/2006/relationships/hyperlink" Target="https://www.inetdaemon.com/tutorials/www/index.shtml" TargetMode="External"/><Relationship Id="rId96" Type="http://schemas.openxmlformats.org/officeDocument/2006/relationships/hyperlink" Target="https://www.inetdaemon.com/tutorials/www/web_server/index.shtml" TargetMode="External"/><Relationship Id="rId97" Type="http://schemas.openxmlformats.org/officeDocument/2006/relationships/hyperlink" Target="https://www.inetdaemon.com/tutorials/computers/index.shtml" TargetMode="External"/><Relationship Id="rId98" Type="http://schemas.openxmlformats.org/officeDocument/2006/relationships/hyperlink" Target="https://www.inetdaemon.com/tutorials/computers/index.shtml" TargetMode="External"/><Relationship Id="rId99" Type="http://schemas.openxmlformats.org/officeDocument/2006/relationships/hyperlink" Target="https://www.inetdaemon.com/tutorials/internet/index.shtml" TargetMode="External"/><Relationship Id="rId100" Type="http://schemas.openxmlformats.org/officeDocument/2006/relationships/hyperlink" Target="https://www.inetdaemon.com/tutorials/www/index.shtml" TargetMode="External"/><Relationship Id="rId101" Type="http://schemas.openxmlformats.org/officeDocument/2006/relationships/hyperlink" Target="https://www.inetdaemon.com/tutorials/www/web_server/index.shtml" TargetMode="External"/><Relationship Id="rId102" Type="http://schemas.openxmlformats.org/officeDocument/2006/relationships/hyperlink" Target="https://www.inetdaemon.com/tutorials/internet/index.shtml" TargetMode="External"/><Relationship Id="rId103" Type="http://schemas.openxmlformats.org/officeDocument/2006/relationships/hyperlink" Target="https://www.inetdaemon.com/tutorials/internet/ip/index.shtml" TargetMode="External"/><Relationship Id="rId104" Type="http://schemas.openxmlformats.org/officeDocument/2006/relationships/hyperlink" Target="https://www.inetdaemon.com/tutorials/computers/index.shtml" TargetMode="External"/><Relationship Id="rId105" Type="http://schemas.openxmlformats.org/officeDocument/2006/relationships/hyperlink" Target="https://www.inetdaemon.com/tutorials/internet/index.shtml" TargetMode="External"/><Relationship Id="rId106" Type="http://schemas.openxmlformats.org/officeDocument/2006/relationships/hyperlink" Target="https://www.inetdaemon.com/tutorials/www/index.shtml" TargetMode="External"/><Relationship Id="rId107" Type="http://schemas.openxmlformats.org/officeDocument/2006/relationships/hyperlink" Target="https://www.inetdaemon.com/tutorials/www/web_server/index.shtml" TargetMode="External"/><Relationship Id="rId108" Type="http://schemas.openxmlformats.org/officeDocument/2006/relationships/hyperlink" Target="https://www.inetdaemon.com/tutorials/internet/ip/routing/default_gateway.shtml" TargetMode="External"/><Relationship Id="rId109" Type="http://schemas.openxmlformats.org/officeDocument/2006/relationships/hyperlink" Target="https://www.inetdaemon.com/tutorials/computers/index.shtml" TargetMode="External"/><Relationship Id="rId110" Type="http://schemas.openxmlformats.org/officeDocument/2006/relationships/hyperlink" Target="https://www.inetdaemon.com/tutorials/www/index.shtml" TargetMode="External"/><Relationship Id="rId111" Type="http://schemas.openxmlformats.org/officeDocument/2006/relationships/hyperlink" Target="https://www.inetdaemon.com/tutorials/www/web_server/index.shtml" TargetMode="External"/><Relationship Id="rId112" Type="http://schemas.openxmlformats.org/officeDocument/2006/relationships/hyperlink" Target="https://www.inetdaemon.com/tutorials/computers/index.shtml" TargetMode="External"/><Relationship Id="rId113" Type="http://schemas.openxmlformats.org/officeDocument/2006/relationships/hyperlink" Target="https://www.inetdaemon.com/tutorials/internet/ip/index.shtml" TargetMode="External"/><Relationship Id="rId114" Type="http://schemas.openxmlformats.org/officeDocument/2006/relationships/hyperlink" Target="https://www.inetdaemon.com/tutorials/internet/ip/addresses/index.shtml" TargetMode="External"/><Relationship Id="rId115" Type="http://schemas.openxmlformats.org/officeDocument/2006/relationships/hyperlink" Target="https://www.inetdaemon.com/tutorials/computers/index.shtml" TargetMode="External"/><Relationship Id="rId116" Type="http://schemas.openxmlformats.org/officeDocument/2006/relationships/hyperlink" Target="https://www.inetdaemon.com/tutorials/networking/lan/arp.shtml" TargetMode="External"/><Relationship Id="rId117" Type="http://schemas.openxmlformats.org/officeDocument/2006/relationships/hyperlink" Target="https://www.inetdaemon.com/tutorials/networking/lan/ethernet/mac.shtml" TargetMode="External"/><Relationship Id="rId118" Type="http://schemas.openxmlformats.org/officeDocument/2006/relationships/hyperlink" Target="https://www.inetdaemon.com/tutorials/internet/ip/routing/default_gateway.shtml" TargetMode="External"/><Relationship Id="rId119" Type="http://schemas.openxmlformats.org/officeDocument/2006/relationships/hyperlink" Target="https://www.inetdaemon.com/tutorials/networking/lan/ethernet/index.shtml" TargetMode="External"/><Relationship Id="rId120" Type="http://schemas.openxmlformats.org/officeDocument/2006/relationships/hyperlink" Target="https://www.inetdaemon.com/tutorials/networking/lan/ethernet/llc.shtml" TargetMode="External"/><Relationship Id="rId121" Type="http://schemas.openxmlformats.org/officeDocument/2006/relationships/hyperlink" Target="https://www.inetdaemon.com/tutorials/www/index.shtml" TargetMode="External"/><Relationship Id="rId122" Type="http://schemas.openxmlformats.org/officeDocument/2006/relationships/hyperlink" Target="https://www.inetdaemon.com/tutorials/www/web_browser/index.shtml" TargetMode="External"/><Relationship Id="rId123" Type="http://schemas.openxmlformats.org/officeDocument/2006/relationships/hyperlink" Target="https://www.inetdaemon.com/tutorials/computers/index.shtml" TargetMode="External"/><Relationship Id="rId124" Type="http://schemas.openxmlformats.org/officeDocument/2006/relationships/hyperlink" Target="https://www.inetdaemon.com/tutorials/internet/ip/routing/default_gateway.shtml" TargetMode="External"/><Relationship Id="rId125" Type="http://schemas.openxmlformats.org/officeDocument/2006/relationships/hyperlink" Target="https://www.inetdaemon.com/tutorials/www/index.shtml" TargetMode="External"/><Relationship Id="rId126" Type="http://schemas.openxmlformats.org/officeDocument/2006/relationships/hyperlink" Target="https://www.inetdaemon.com/tutorials/www/web_server/http/request/index.shtml" TargetMode="External"/><Relationship Id="rId127" Type="http://schemas.openxmlformats.org/officeDocument/2006/relationships/hyperlink" Target="https://www.inetdaemon.com/tutorials/internet/ip/routing/default_gateway.shtml" TargetMode="External"/><Relationship Id="rId128" Type="http://schemas.openxmlformats.org/officeDocument/2006/relationships/hyperlink" Target="https://www.inetdaemon.com/tutorials/networking/lan/ethernet/mac.shtml" TargetMode="External"/><Relationship Id="rId129" Type="http://schemas.openxmlformats.org/officeDocument/2006/relationships/hyperlink" Target="https://www.inetdaemon.com/tutorials/networking/lan/ethernet/CSMA-CD.shtml" TargetMode="External"/><Relationship Id="rId130" Type="http://schemas.openxmlformats.org/officeDocument/2006/relationships/hyperlink" Target="https://www.inetdaemon.com/tutorials/www/index.shtml" TargetMode="External"/><Relationship Id="rId131" Type="http://schemas.openxmlformats.org/officeDocument/2006/relationships/hyperlink" Target="https://www.inetdaemon.com/tutorials/internet/ip/routing/default_gateway.shtml" TargetMode="External"/><Relationship Id="rId132" Type="http://schemas.openxmlformats.org/officeDocument/2006/relationships/image" Target="media/image2.png"/><Relationship Id="rId133" Type="http://schemas.openxmlformats.org/officeDocument/2006/relationships/fontTable" Target="fontTable.xml"/><Relationship Id="rId134" Type="http://schemas.openxmlformats.org/officeDocument/2006/relationships/settings" Target="settings.xml"/><Relationship Id="rId1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LibreOffice/7.6.6.3$Windows_X86_64 LibreOffice_project/d97b2716a9a4a2ce1391dee1765565ea469b0ae7</Application>
  <AppVersion>15.0000</AppVersion>
  <Pages>4</Pages>
  <Words>689</Words>
  <Characters>3320</Characters>
  <CharactersWithSpaces>3975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2024-06-19T12:08:42Z</dcterms:created>
  <dc:creator/>
  <dc:description/>
  <dc:language>en-IN</dc:language>
  <cp:lastModifiedBy/>
  <dcterms:modified xsi:type="dcterms:W3CDTF">2024-06-19T12:21:23Z</dcterms:modified>
  <cp:revision>2</cp:revision>
  <dc:subject/>
  <dc:title/>
</cp:coreProperties>
</file>